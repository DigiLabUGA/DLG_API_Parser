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659E8D" w14:textId="47B3D28C" w:rsidR="00511D6C" w:rsidRPr="007511A0" w:rsidRDefault="00406D88" w:rsidP="007511A0">
      <w:pPr>
        <w:jc w:val="center"/>
        <w:rPr>
          <w:b/>
          <w:bCs/>
          <w:sz w:val="28"/>
          <w:szCs w:val="28"/>
        </w:rPr>
      </w:pPr>
      <w:r w:rsidRPr="007511A0">
        <w:rPr>
          <w:b/>
          <w:bCs/>
          <w:sz w:val="28"/>
          <w:szCs w:val="28"/>
        </w:rPr>
        <w:t xml:space="preserve">Converting the DLG’s API </w:t>
      </w:r>
      <w:r w:rsidR="007511A0" w:rsidRPr="007511A0">
        <w:rPr>
          <w:b/>
          <w:bCs/>
          <w:sz w:val="28"/>
          <w:szCs w:val="28"/>
        </w:rPr>
        <w:t>R</w:t>
      </w:r>
      <w:r w:rsidRPr="007511A0">
        <w:rPr>
          <w:b/>
          <w:bCs/>
          <w:sz w:val="28"/>
          <w:szCs w:val="28"/>
        </w:rPr>
        <w:t xml:space="preserve">esponse to </w:t>
      </w:r>
      <w:r w:rsidR="007511A0" w:rsidRPr="007511A0">
        <w:rPr>
          <w:b/>
          <w:bCs/>
          <w:sz w:val="28"/>
          <w:szCs w:val="28"/>
        </w:rPr>
        <w:t xml:space="preserve">a </w:t>
      </w:r>
      <w:r w:rsidRPr="007511A0">
        <w:rPr>
          <w:b/>
          <w:bCs/>
          <w:sz w:val="28"/>
          <w:szCs w:val="28"/>
        </w:rPr>
        <w:t xml:space="preserve">CSV to </w:t>
      </w:r>
      <w:r w:rsidR="007511A0" w:rsidRPr="007511A0">
        <w:rPr>
          <w:b/>
          <w:bCs/>
          <w:sz w:val="28"/>
          <w:szCs w:val="28"/>
        </w:rPr>
        <w:t>I</w:t>
      </w:r>
      <w:r w:rsidRPr="007511A0">
        <w:rPr>
          <w:b/>
          <w:bCs/>
          <w:sz w:val="28"/>
          <w:szCs w:val="28"/>
        </w:rPr>
        <w:t>mport into Omeka</w:t>
      </w:r>
      <w:r w:rsidR="007511A0" w:rsidRPr="007511A0">
        <w:rPr>
          <w:b/>
          <w:bCs/>
          <w:sz w:val="28"/>
          <w:szCs w:val="28"/>
        </w:rPr>
        <w:t xml:space="preserve"> Classic:</w:t>
      </w:r>
    </w:p>
    <w:p w14:paraId="313D840F" w14:textId="4ED70A89" w:rsidR="007511A0" w:rsidRPr="007511A0" w:rsidRDefault="007511A0" w:rsidP="007511A0">
      <w:pPr>
        <w:jc w:val="center"/>
        <w:rPr>
          <w:b/>
          <w:bCs/>
          <w:sz w:val="28"/>
          <w:szCs w:val="28"/>
        </w:rPr>
      </w:pPr>
      <w:r w:rsidRPr="007511A0">
        <w:rPr>
          <w:b/>
          <w:bCs/>
          <w:sz w:val="28"/>
          <w:szCs w:val="28"/>
        </w:rPr>
        <w:t>The Overview of the Pipeline</w:t>
      </w:r>
    </w:p>
    <w:p w14:paraId="6845C8FC" w14:textId="2ABC130C" w:rsidR="00406D88" w:rsidRDefault="007511A0" w:rsidP="00406D88">
      <w:r>
        <w:rPr>
          <w:noProof/>
        </w:rPr>
        <mc:AlternateContent>
          <mc:Choice Requires="wps">
            <w:drawing>
              <wp:anchor distT="0" distB="0" distL="114300" distR="114300" simplePos="0" relativeHeight="251659264" behindDoc="0" locked="0" layoutInCell="1" allowOverlap="1" wp14:anchorId="6E0EA33A" wp14:editId="726C7100">
                <wp:simplePos x="0" y="0"/>
                <wp:positionH relativeFrom="column">
                  <wp:posOffset>190500</wp:posOffset>
                </wp:positionH>
                <wp:positionV relativeFrom="paragraph">
                  <wp:posOffset>124460</wp:posOffset>
                </wp:positionV>
                <wp:extent cx="5588000" cy="0"/>
                <wp:effectExtent l="0" t="0" r="12700" b="12700"/>
                <wp:wrapNone/>
                <wp:docPr id="1" name="Straight Connector 1"/>
                <wp:cNvGraphicFramePr/>
                <a:graphic xmlns:a="http://schemas.openxmlformats.org/drawingml/2006/main">
                  <a:graphicData uri="http://schemas.microsoft.com/office/word/2010/wordprocessingShape">
                    <wps:wsp>
                      <wps:cNvCnPr/>
                      <wps:spPr>
                        <a:xfrm>
                          <a:off x="0" y="0"/>
                          <a:ext cx="5588000" cy="0"/>
                        </a:xfrm>
                        <a:prstGeom prst="line">
                          <a:avLst/>
                        </a:prstGeom>
                        <a:ln w="15875">
                          <a:solidFill>
                            <a:srgbClr val="C00000">
                              <a:alpha val="39000"/>
                            </a:srgb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0633D27" id="Straight Connector 1"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pt,9.8pt" to="45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" strokecolor="#c00000" strokeweight="1.25pt">
                <v:stroke opacity="25443f" joinstyle="miter"/>
              </v:line>
            </w:pict>
          </mc:Fallback>
        </mc:AlternateContent>
      </w:r>
    </w:p>
    <w:p w14:paraId="583C654E" w14:textId="77777777" w:rsidR="00406D88" w:rsidRDefault="00406D88" w:rsidP="00406D88"/>
    <w:p w14:paraId="36D0461D" w14:textId="2447E4C4" w:rsidR="005C44B7" w:rsidRDefault="005C44B7" w:rsidP="00B167F4">
      <w:pPr>
        <w:ind w:firstLine="720"/>
        <w:rPr>
          <w:ins w:id="0" w:author="Emily McGinn" w:date="2019-09-19T08:47:00Z"/>
        </w:rPr>
      </w:pPr>
      <w:ins w:id="1" w:author="Emily McGinn" w:date="2019-09-19T08:41:00Z">
        <w:r>
          <w:t xml:space="preserve">The </w:t>
        </w:r>
      </w:ins>
      <w:ins w:id="2" w:author="Emily McGinn" w:date="2019-09-19T08:48:00Z">
        <w:r w:rsidR="00E91F9C">
          <w:fldChar w:fldCharType="begin"/>
        </w:r>
        <w:r w:rsidR="00E91F9C">
          <w:instrText xml:space="preserve"> HYPERLINK "https://dlg.usg.edu/" </w:instrText>
        </w:r>
        <w:r w:rsidR="00E91F9C">
          <w:fldChar w:fldCharType="separate"/>
        </w:r>
        <w:r w:rsidRPr="00E91F9C">
          <w:rPr>
            <w:rStyle w:val="Hyperlink"/>
          </w:rPr>
          <w:t>Digital Library of Georgia</w:t>
        </w:r>
        <w:r w:rsidR="00E91F9C">
          <w:fldChar w:fldCharType="end"/>
        </w:r>
      </w:ins>
      <w:ins w:id="3" w:author="Emily McGinn" w:date="2019-09-19T08:41:00Z">
        <w:r>
          <w:t xml:space="preserve"> collects artifacts from photos to </w:t>
        </w:r>
      </w:ins>
      <w:ins w:id="4" w:author="Emily McGinn" w:date="2019-09-19T08:42:00Z">
        <w:r>
          <w:t xml:space="preserve">speeches to documents and ephemera from collections and archives around the state. </w:t>
        </w:r>
      </w:ins>
      <w:ins w:id="5" w:author="Emily McGinn" w:date="2019-09-19T08:43:00Z">
        <w:r>
          <w:t>To use these items, DLG provides an API interface tha</w:t>
        </w:r>
      </w:ins>
      <w:ins w:id="6" w:author="Emily McGinn" w:date="2019-09-19T08:44:00Z">
        <w:r>
          <w:t xml:space="preserve">t allows users to reuse the artifacts. What follows are directions to </w:t>
        </w:r>
      </w:ins>
      <w:ins w:id="7" w:author="Emily McGinn" w:date="2019-09-19T08:45:00Z">
        <w:r>
          <w:t>take your search results from DLG, export the items you need from their API, translate</w:t>
        </w:r>
      </w:ins>
      <w:ins w:id="8" w:author="Emily McGinn" w:date="2019-09-19T08:46:00Z">
        <w:r>
          <w:t xml:space="preserve"> </w:t>
        </w:r>
        <w:r w:rsidR="00E91F9C">
          <w:t>the API call to a CSV</w:t>
        </w:r>
      </w:ins>
      <w:ins w:id="9" w:author="Emily McGinn" w:date="2019-09-19T09:25:00Z">
        <w:r w:rsidR="00531C47">
          <w:t xml:space="preserve"> (a spreadsheet saved as a Comma Separated Value file rather than </w:t>
        </w:r>
      </w:ins>
      <w:ins w:id="10" w:author="Emily McGinn" w:date="2019-09-19T09:26:00Z">
        <w:r w:rsidR="00531C47">
          <w:t xml:space="preserve">an </w:t>
        </w:r>
        <w:proofErr w:type="spellStart"/>
        <w:r w:rsidR="00531C47">
          <w:t>xls</w:t>
        </w:r>
        <w:proofErr w:type="spellEnd"/>
        <w:r w:rsidR="00531C47">
          <w:t>)</w:t>
        </w:r>
      </w:ins>
      <w:ins w:id="11" w:author="Emily McGinn" w:date="2019-09-19T08:46:00Z">
        <w:r w:rsidR="00E91F9C">
          <w:t xml:space="preserve">, import the CSV to </w:t>
        </w:r>
      </w:ins>
      <w:ins w:id="12" w:author="Emily McGinn" w:date="2019-09-19T08:48:00Z">
        <w:r w:rsidR="00E91F9C">
          <w:fldChar w:fldCharType="begin"/>
        </w:r>
        <w:r w:rsidR="00E91F9C">
          <w:instrText xml:space="preserve"> HYPERLINK "https://omeka.org/classic/" </w:instrText>
        </w:r>
        <w:r w:rsidR="00E91F9C">
          <w:fldChar w:fldCharType="separate"/>
        </w:r>
        <w:proofErr w:type="spellStart"/>
        <w:r w:rsidR="00E91F9C" w:rsidRPr="00E91F9C">
          <w:rPr>
            <w:rStyle w:val="Hyperlink"/>
          </w:rPr>
          <w:t>Omeka</w:t>
        </w:r>
        <w:proofErr w:type="spellEnd"/>
        <w:r w:rsidR="00E91F9C">
          <w:fldChar w:fldCharType="end"/>
        </w:r>
      </w:ins>
      <w:ins w:id="13" w:author="Emily McGinn" w:date="2019-09-19T08:46:00Z">
        <w:r w:rsidR="00E91F9C">
          <w:t xml:space="preserve">, and create a digital exhibit on </w:t>
        </w:r>
        <w:proofErr w:type="spellStart"/>
        <w:r w:rsidR="00E91F9C">
          <w:t>Omeka</w:t>
        </w:r>
        <w:proofErr w:type="spellEnd"/>
        <w:r w:rsidR="00E91F9C">
          <w:t xml:space="preserve"> using </w:t>
        </w:r>
      </w:ins>
      <w:ins w:id="14" w:author="Emily McGinn" w:date="2019-09-19T08:47:00Z">
        <w:r w:rsidR="00E91F9C">
          <w:t>the artifacts housed on the DLG.</w:t>
        </w:r>
      </w:ins>
    </w:p>
    <w:p w14:paraId="4BC80EC4" w14:textId="77777777" w:rsidR="00E91F9C" w:rsidRDefault="00E91F9C" w:rsidP="00B167F4">
      <w:pPr>
        <w:ind w:firstLine="720"/>
        <w:rPr>
          <w:ins w:id="15" w:author="Emily McGinn" w:date="2019-09-19T08:41:00Z"/>
        </w:rPr>
      </w:pPr>
    </w:p>
    <w:p w14:paraId="2007418C" w14:textId="07CF29A8" w:rsidR="00406D88" w:rsidDel="00E91F9C" w:rsidRDefault="000A60E3" w:rsidP="00B167F4">
      <w:pPr>
        <w:ind w:firstLine="720"/>
        <w:rPr>
          <w:moveFrom w:id="16" w:author="Emily McGinn" w:date="2019-09-19T08:49:00Z"/>
        </w:rPr>
      </w:pPr>
      <w:moveFromRangeStart w:id="17" w:author="Emily McGinn" w:date="2019-09-19T08:49:00Z" w:name="move19775377"/>
      <w:moveFrom w:id="18" w:author="Emily McGinn" w:date="2019-09-19T08:49:00Z">
        <w:r w:rsidDel="00E91F9C">
          <w:t>Omeka</w:t>
        </w:r>
        <w:r w:rsidR="007511A0" w:rsidDel="00E91F9C">
          <w:t xml:space="preserve"> Classic</w:t>
        </w:r>
        <w:r w:rsidDel="00E91F9C">
          <w:t xml:space="preserve"> has a plugin called </w:t>
        </w:r>
        <w:r w:rsidR="005C44B7" w:rsidDel="00E91F9C">
          <w:fldChar w:fldCharType="begin"/>
        </w:r>
        <w:r w:rsidR="005C44B7" w:rsidDel="00E91F9C">
          <w:instrText xml:space="preserve"> HYPERLINK "https://omeka.org/classic/plugins/CsvImport/" </w:instrText>
        </w:r>
        <w:r w:rsidR="005C44B7" w:rsidDel="00E91F9C">
          <w:fldChar w:fldCharType="separate"/>
        </w:r>
        <w:r w:rsidRPr="005C44B7" w:rsidDel="00E91F9C">
          <w:rPr>
            <w:rStyle w:val="Hyperlink"/>
          </w:rPr>
          <w:t>CSV</w:t>
        </w:r>
        <w:r w:rsidR="007511A0" w:rsidRPr="005C44B7" w:rsidDel="00E91F9C">
          <w:rPr>
            <w:rStyle w:val="Hyperlink"/>
          </w:rPr>
          <w:t xml:space="preserve"> </w:t>
        </w:r>
        <w:r w:rsidRPr="005C44B7" w:rsidDel="00E91F9C">
          <w:rPr>
            <w:rStyle w:val="Hyperlink"/>
          </w:rPr>
          <w:t>Import</w:t>
        </w:r>
        <w:r w:rsidR="005C44B7" w:rsidDel="00E91F9C">
          <w:fldChar w:fldCharType="end"/>
        </w:r>
        <w:r w:rsidDel="00E91F9C">
          <w:t xml:space="preserve"> that allows you to feed in a csv and it will make each row into its own item</w:t>
        </w:r>
        <w:r w:rsidR="009F533F" w:rsidDel="00E91F9C">
          <w:t xml:space="preserve"> </w:t>
        </w:r>
        <w:r w:rsidR="005C44B7" w:rsidDel="00E91F9C">
          <w:t>in Omeka</w:t>
        </w:r>
        <w:r w:rsidDel="00E91F9C">
          <w:t xml:space="preserve">. The script `dlg_json2csv.py` will allow you to take the data from DLG and put it onto your Omeka site just by putting that data into the CSV format. </w:t>
        </w:r>
        <w:r w:rsidR="009F533F" w:rsidDel="00E91F9C">
          <w:t xml:space="preserve">All you have to do is import </w:t>
        </w:r>
        <w:r w:rsidR="00E24364" w:rsidDel="00E91F9C">
          <w:t>the csv into Omeka.</w:t>
        </w:r>
      </w:moveFrom>
    </w:p>
    <w:moveFromRangeEnd w:id="17"/>
    <w:p w14:paraId="516A5407" w14:textId="77777777" w:rsidR="000A60E3" w:rsidRDefault="000A60E3" w:rsidP="00406D88"/>
    <w:p w14:paraId="772664E9" w14:textId="77777777" w:rsidR="000A60E3" w:rsidRDefault="000A60E3" w:rsidP="000A60E3">
      <w:pPr>
        <w:rPr>
          <w:sz w:val="32"/>
          <w:szCs w:val="32"/>
        </w:rPr>
      </w:pPr>
      <w:r w:rsidRPr="000A60E3">
        <w:rPr>
          <w:sz w:val="32"/>
          <w:szCs w:val="32"/>
        </w:rPr>
        <w:t xml:space="preserve">Using DLG’s API </w:t>
      </w:r>
      <w:hyperlink r:id="rId5" w:history="1">
        <w:r w:rsidRPr="000A60E3">
          <w:rPr>
            <w:rStyle w:val="Hyperlink"/>
            <w:sz w:val="32"/>
            <w:szCs w:val="32"/>
          </w:rPr>
          <w:t>https://dlg.usg.edu/about/api</w:t>
        </w:r>
      </w:hyperlink>
    </w:p>
    <w:p w14:paraId="16FA2CB8" w14:textId="77777777" w:rsidR="000A60E3" w:rsidRDefault="000A60E3" w:rsidP="000A60E3">
      <w:r>
        <w:rPr>
          <w:sz w:val="32"/>
          <w:szCs w:val="32"/>
        </w:rPr>
        <w:softHyphen/>
      </w:r>
      <w:r>
        <w:rPr>
          <w:sz w:val="32"/>
          <w:szCs w:val="32"/>
        </w:rPr>
        <w:softHyphen/>
      </w:r>
    </w:p>
    <w:p w14:paraId="16923BE1" w14:textId="55DC785D" w:rsidR="000A60E3" w:rsidRDefault="000A60E3" w:rsidP="000A60E3">
      <w:r>
        <w:tab/>
      </w:r>
      <w:r w:rsidR="004F368A">
        <w:t>An API</w:t>
      </w:r>
      <w:r w:rsidR="00B167F4">
        <w:t xml:space="preserve"> stands for Application Program Interface. It’s a way that the developer </w:t>
      </w:r>
      <w:r w:rsidR="00173445">
        <w:t xml:space="preserve">recognizes the users want data and they allow you to make a request for it. </w:t>
      </w:r>
      <w:r w:rsidR="00F93389">
        <w:t xml:space="preserve">They want you to have access so you can take their work and add yours on top. </w:t>
      </w:r>
      <w:r w:rsidR="00702C2F">
        <w:t>For</w:t>
      </w:r>
      <w:r w:rsidR="00F93389">
        <w:t xml:space="preserve"> this pipeline, </w:t>
      </w:r>
      <w:r w:rsidR="002A3498">
        <w:t>the only interaction you</w:t>
      </w:r>
      <w:r w:rsidR="00097C9C">
        <w:t xml:space="preserve"> really need with the API is to find the item(s) you want. </w:t>
      </w:r>
      <w:r w:rsidR="00702C2F">
        <w:t xml:space="preserve">Just use the </w:t>
      </w:r>
      <w:r w:rsidR="007511A0">
        <w:t>DLG</w:t>
      </w:r>
      <w:r w:rsidR="00702C2F">
        <w:t xml:space="preserve">’s website to find what you want and grab that </w:t>
      </w:r>
      <w:r w:rsidR="007511A0">
        <w:t>URL</w:t>
      </w:r>
      <w:r w:rsidR="00702C2F">
        <w:t xml:space="preserve">. </w:t>
      </w:r>
      <w:r w:rsidR="00D77221">
        <w:t xml:space="preserve">If there is a search result that you’d rather grab than an individual item, the pipeline can handle that. </w:t>
      </w:r>
    </w:p>
    <w:p w14:paraId="787ABDB0" w14:textId="17CBF6DC" w:rsidR="00D77221" w:rsidRDefault="00D77221" w:rsidP="000A60E3"/>
    <w:p w14:paraId="06CA1B62" w14:textId="75AEF391" w:rsidR="00D77221" w:rsidRDefault="00D77221" w:rsidP="000A60E3">
      <w:pPr>
        <w:rPr>
          <w:sz w:val="32"/>
          <w:szCs w:val="32"/>
        </w:rPr>
      </w:pPr>
      <w:r w:rsidRPr="00D77221">
        <w:rPr>
          <w:sz w:val="32"/>
          <w:szCs w:val="32"/>
        </w:rPr>
        <w:t>Using the Script to Get the CSV</w:t>
      </w:r>
    </w:p>
    <w:p w14:paraId="53C30254" w14:textId="6CF75819" w:rsidR="00D77221" w:rsidRDefault="00D77221" w:rsidP="000A60E3"/>
    <w:p w14:paraId="67FBBAE1" w14:textId="2DD887CF" w:rsidR="00D77221" w:rsidRDefault="00D77221" w:rsidP="000A60E3">
      <w:r>
        <w:tab/>
      </w:r>
      <w:r w:rsidR="00CF26DD">
        <w:t xml:space="preserve">The script `dlg_json2csv.py` </w:t>
      </w:r>
      <w:proofErr w:type="gramStart"/>
      <w:r w:rsidR="00CF26DD">
        <w:t>has the ability to</w:t>
      </w:r>
      <w:proofErr w:type="gramEnd"/>
      <w:r w:rsidR="00CF26DD">
        <w:t xml:space="preserve"> </w:t>
      </w:r>
      <w:r w:rsidR="00581244">
        <w:t xml:space="preserve">take the URL(s) that you provide and using their API to create a CSV. The script can handle a list of </w:t>
      </w:r>
      <w:r w:rsidR="007511A0">
        <w:t>URLs</w:t>
      </w:r>
      <w:r w:rsidR="00581244">
        <w:t xml:space="preserve"> or </w:t>
      </w:r>
      <w:proofErr w:type="gramStart"/>
      <w:r w:rsidR="00581244">
        <w:t>a single one</w:t>
      </w:r>
      <w:proofErr w:type="gramEnd"/>
      <w:r w:rsidR="00581244">
        <w:t xml:space="preserve">. If you have </w:t>
      </w:r>
      <w:r w:rsidR="00581244">
        <w:rPr>
          <w:b/>
          <w:bCs/>
        </w:rPr>
        <w:t>multiple URLs</w:t>
      </w:r>
      <w:r w:rsidR="00581244">
        <w:t xml:space="preserve"> then you will need to have a txt file that contains a </w:t>
      </w:r>
      <w:r w:rsidR="007511A0">
        <w:t>URL</w:t>
      </w:r>
      <w:r w:rsidR="00581244">
        <w:t xml:space="preserve"> on each line of the file. Then the script will get the metadata and the URL to the item you are wanting to pull. Some of the items are not available via the API because of ownership and copyright. This means that the link to the actual item is not </w:t>
      </w:r>
      <w:del w:id="19" w:author="Emily McGinn" w:date="2019-09-19T08:49:00Z">
        <w:r w:rsidR="00581244" w:rsidDel="00E91F9C">
          <w:delText>available</w:delText>
        </w:r>
      </w:del>
      <w:ins w:id="20" w:author="Emily McGinn" w:date="2019-09-19T08:49:00Z">
        <w:r w:rsidR="00E91F9C">
          <w:t>available,</w:t>
        </w:r>
      </w:ins>
      <w:r w:rsidR="00581244">
        <w:t xml:space="preserve"> but a thumbnail is. </w:t>
      </w:r>
      <w:del w:id="21" w:author="Emily McGinn" w:date="2019-09-19T08:50:00Z">
        <w:r w:rsidR="00581244" w:rsidDel="00E91F9C">
          <w:delText>So</w:delText>
        </w:r>
      </w:del>
      <w:ins w:id="22" w:author="Emily McGinn" w:date="2019-09-19T08:50:00Z">
        <w:r w:rsidR="00E91F9C">
          <w:t>So,</w:t>
        </w:r>
      </w:ins>
      <w:r w:rsidR="00581244">
        <w:t xml:space="preserve"> when the item is not present in the API’s response, then I replace it with the link to the Thumbnail of that image. The metadata should be publicly available. This is just something to </w:t>
      </w:r>
      <w:r w:rsidR="009E4025">
        <w:t xml:space="preserve">note because you may come across this problem where the item is a thumbnail or only one page of a pdf. </w:t>
      </w:r>
      <w:r w:rsidR="007511A0">
        <w:t xml:space="preserve">Please refer to the README file for a more technical description of the script and how to use it. </w:t>
      </w:r>
    </w:p>
    <w:p w14:paraId="6E5C067C" w14:textId="77777777" w:rsidR="007511A0" w:rsidRDefault="007511A0" w:rsidP="000A60E3"/>
    <w:p w14:paraId="28C8FEA6" w14:textId="4CC92A76" w:rsidR="007511A0" w:rsidRPr="007511A0" w:rsidRDefault="009E4025" w:rsidP="000A60E3">
      <w:r>
        <w:t xml:space="preserve">It is also important to note that the DLG doesn’t provide the </w:t>
      </w:r>
      <w:r w:rsidR="007511A0">
        <w:t>URL</w:t>
      </w:r>
      <w:r>
        <w:t xml:space="preserve"> to the video alone, but the video that is embedded in another small webpage. Omeka is picky and will not import webpages as items, just the item itself. </w:t>
      </w:r>
      <w:r w:rsidR="007511A0">
        <w:t>Thus</w:t>
      </w:r>
      <w:ins w:id="23" w:author="Emily McGinn" w:date="2019-09-19T09:26:00Z">
        <w:r w:rsidR="00531C47">
          <w:t>,</w:t>
        </w:r>
      </w:ins>
      <w:r w:rsidR="007511A0">
        <w:t xml:space="preserve"> this</w:t>
      </w:r>
      <w:ins w:id="24" w:author="Emily McGinn" w:date="2019-09-19T09:26:00Z">
        <w:r w:rsidR="00531C47">
          <w:t xml:space="preserve"> scrip</w:t>
        </w:r>
      </w:ins>
      <w:ins w:id="25" w:author="Emily McGinn" w:date="2019-09-19T09:27:00Z">
        <w:r w:rsidR="00531C47">
          <w:t>t</w:t>
        </w:r>
      </w:ins>
      <w:r w:rsidR="007511A0">
        <w:t xml:space="preserve"> </w:t>
      </w:r>
      <w:r w:rsidR="007511A0">
        <w:rPr>
          <w:b/>
          <w:bCs/>
        </w:rPr>
        <w:t>will not work for video files</w:t>
      </w:r>
      <w:r w:rsidR="007511A0">
        <w:t>.</w:t>
      </w:r>
    </w:p>
    <w:p w14:paraId="70CBA5C3" w14:textId="074DB966" w:rsidR="000A60E3" w:rsidRDefault="000A60E3" w:rsidP="000A60E3"/>
    <w:p w14:paraId="4BCE41B7" w14:textId="10028A2F" w:rsidR="007511A0" w:rsidRDefault="007511A0" w:rsidP="000A60E3">
      <w:r>
        <w:t>You’re almost there!</w:t>
      </w:r>
    </w:p>
    <w:p w14:paraId="4C7BD430" w14:textId="5D11749C" w:rsidR="007511A0" w:rsidRDefault="007511A0" w:rsidP="000A60E3"/>
    <w:p w14:paraId="01B35AB2" w14:textId="58AAFFDB" w:rsidR="00152B80" w:rsidRDefault="00152B80" w:rsidP="000A60E3"/>
    <w:p w14:paraId="3326604F" w14:textId="624988D2" w:rsidR="00152B80" w:rsidRDefault="00152B80" w:rsidP="000A60E3"/>
    <w:p w14:paraId="3A12BD20" w14:textId="7BEE507C" w:rsidR="00152B80" w:rsidRDefault="00152B80" w:rsidP="000A60E3"/>
    <w:p w14:paraId="0092996A" w14:textId="13142E6F" w:rsidR="00152B80" w:rsidRDefault="00152B80" w:rsidP="000A60E3"/>
    <w:p w14:paraId="08461146" w14:textId="77777777" w:rsidR="00152B80" w:rsidRDefault="00152B80" w:rsidP="000A60E3"/>
    <w:p w14:paraId="7F36E535" w14:textId="205C49A4" w:rsidR="007511A0" w:rsidRDefault="007511A0" w:rsidP="000A60E3">
      <w:pPr>
        <w:rPr>
          <w:sz w:val="32"/>
          <w:szCs w:val="32"/>
        </w:rPr>
      </w:pPr>
      <w:r w:rsidRPr="007511A0">
        <w:rPr>
          <w:sz w:val="32"/>
          <w:szCs w:val="32"/>
        </w:rPr>
        <w:t>Using the CSV Import in Omeka Classic</w:t>
      </w:r>
    </w:p>
    <w:p w14:paraId="317DD9E4" w14:textId="53502438" w:rsidR="00E91F9C" w:rsidRDefault="00E91F9C" w:rsidP="00E91F9C">
      <w:pPr>
        <w:ind w:firstLine="720"/>
        <w:rPr>
          <w:moveTo w:id="26" w:author="Emily McGinn" w:date="2019-09-19T08:49:00Z"/>
        </w:rPr>
      </w:pPr>
      <w:moveToRangeStart w:id="27" w:author="Emily McGinn" w:date="2019-09-19T08:49:00Z" w:name="move19775377"/>
      <w:proofErr w:type="spellStart"/>
      <w:moveTo w:id="28" w:author="Emily McGinn" w:date="2019-09-19T08:49:00Z">
        <w:r>
          <w:t>Omeka</w:t>
        </w:r>
        <w:proofErr w:type="spellEnd"/>
        <w:r>
          <w:t xml:space="preserve"> Classic has a plugin called </w:t>
        </w:r>
        <w:r>
          <w:fldChar w:fldCharType="begin"/>
        </w:r>
        <w:r>
          <w:instrText xml:space="preserve"> HYPERLINK "https://omeka.org/classic/plugins/CsvImport/" </w:instrText>
        </w:r>
        <w:r>
          <w:fldChar w:fldCharType="separate"/>
        </w:r>
        <w:r w:rsidRPr="005C44B7">
          <w:rPr>
            <w:rStyle w:val="Hyperlink"/>
          </w:rPr>
          <w:t>CSV Import</w:t>
        </w:r>
        <w:r>
          <w:fldChar w:fldCharType="end"/>
        </w:r>
        <w:r>
          <w:t xml:space="preserve"> that allows you to feed in a csv and it will make each row</w:t>
        </w:r>
      </w:moveTo>
      <w:ins w:id="29" w:author="Emily McGinn" w:date="2019-09-19T09:24:00Z">
        <w:r w:rsidR="00531C47">
          <w:t xml:space="preserve"> </w:t>
        </w:r>
      </w:ins>
      <w:ins w:id="30" w:author="Emily McGinn" w:date="2019-09-19T09:25:00Z">
        <w:r w:rsidR="00531C47">
          <w:t>of the CSV</w:t>
        </w:r>
      </w:ins>
      <w:moveTo w:id="31" w:author="Emily McGinn" w:date="2019-09-19T08:49:00Z">
        <w:r>
          <w:t xml:space="preserve"> into its own item in </w:t>
        </w:r>
        <w:proofErr w:type="spellStart"/>
        <w:r>
          <w:t>Omeka</w:t>
        </w:r>
        <w:proofErr w:type="spellEnd"/>
        <w:r>
          <w:t xml:space="preserve">. The script `dlg_json2csv.py` will allow you to take the data from DLG and put it onto your </w:t>
        </w:r>
        <w:proofErr w:type="spellStart"/>
        <w:r>
          <w:t>Omeka</w:t>
        </w:r>
        <w:proofErr w:type="spellEnd"/>
        <w:r>
          <w:t xml:space="preserve"> site just by putting that data into the CSV format. All you </w:t>
        </w:r>
        <w:proofErr w:type="gramStart"/>
        <w:r>
          <w:t>have to</w:t>
        </w:r>
        <w:proofErr w:type="gramEnd"/>
        <w:r>
          <w:t xml:space="preserve"> do is import the </w:t>
        </w:r>
        <w:del w:id="32" w:author="Emily McGinn" w:date="2019-09-19T08:49:00Z">
          <w:r w:rsidDel="00E91F9C">
            <w:delText>csv</w:delText>
          </w:r>
        </w:del>
      </w:moveTo>
      <w:ins w:id="33" w:author="Emily McGinn" w:date="2019-09-19T08:49:00Z">
        <w:r>
          <w:t>CSV</w:t>
        </w:r>
      </w:ins>
      <w:moveTo w:id="34" w:author="Emily McGinn" w:date="2019-09-19T08:49:00Z">
        <w:r>
          <w:t xml:space="preserve"> into </w:t>
        </w:r>
        <w:proofErr w:type="spellStart"/>
        <w:r>
          <w:t>Omeka</w:t>
        </w:r>
        <w:proofErr w:type="spellEnd"/>
        <w:r>
          <w:t>.</w:t>
        </w:r>
      </w:moveTo>
    </w:p>
    <w:moveToRangeEnd w:id="27"/>
    <w:p w14:paraId="0F81DF17" w14:textId="045825EA" w:rsidR="007511A0" w:rsidRDefault="007511A0" w:rsidP="000A60E3"/>
    <w:p w14:paraId="4A170952" w14:textId="64CB062E" w:rsidR="006B6B2D" w:rsidRDefault="007511A0" w:rsidP="000A60E3">
      <w:r>
        <w:t>Once you have the CSV from the script, you are now ready to import it into Omeka.</w:t>
      </w:r>
      <w:r w:rsidR="00A74BD1">
        <w:t xml:space="preserve"> Below is a screen shot of the </w:t>
      </w:r>
      <w:r w:rsidR="00152B80">
        <w:t>opening page of the CSV Import. There are 3 fields you need to touch:</w:t>
      </w:r>
    </w:p>
    <w:p w14:paraId="5BB8F577" w14:textId="4B7F3AC5" w:rsidR="00152B80" w:rsidRDefault="00152B80" w:rsidP="00152B80">
      <w:pPr>
        <w:pStyle w:val="ListParagraph"/>
        <w:numPr>
          <w:ilvl w:val="0"/>
          <w:numId w:val="3"/>
        </w:numPr>
      </w:pPr>
      <w:r>
        <w:t>Upload the CSV File</w:t>
      </w:r>
    </w:p>
    <w:p w14:paraId="6AFE7753" w14:textId="1D06F656" w:rsidR="00152B80" w:rsidRDefault="00152B80" w:rsidP="00152B80">
      <w:pPr>
        <w:pStyle w:val="ListParagraph"/>
        <w:numPr>
          <w:ilvl w:val="0"/>
          <w:numId w:val="3"/>
        </w:numPr>
      </w:pPr>
      <w:r>
        <w:t xml:space="preserve">The Item Type should be set to dataset </w:t>
      </w:r>
    </w:p>
    <w:p w14:paraId="2F250A60" w14:textId="5250DFB7" w:rsidR="00152B80" w:rsidRDefault="00152B80" w:rsidP="00152B80">
      <w:pPr>
        <w:pStyle w:val="ListParagraph"/>
        <w:numPr>
          <w:ilvl w:val="0"/>
          <w:numId w:val="3"/>
        </w:numPr>
      </w:pPr>
      <w:r>
        <w:t>Select the Collection you want these items to belong to.</w:t>
      </w:r>
    </w:p>
    <w:p w14:paraId="03A35AEF" w14:textId="6920BC08" w:rsidR="00152B80" w:rsidRDefault="00152B80" w:rsidP="00152B80">
      <w:r>
        <w:t xml:space="preserve">The remaining settings are good as default. The delimiters should all be commas. It is up to you about the public or feature options. </w:t>
      </w:r>
    </w:p>
    <w:p w14:paraId="44B32A18" w14:textId="03116B36" w:rsidR="007511A0" w:rsidRDefault="006B6B2D" w:rsidP="000A60E3">
      <w:r>
        <w:rPr>
          <w:noProof/>
        </w:rPr>
        <w:lastRenderedPageBreak/>
        <w:drawing>
          <wp:inline distT="0" distB="0" distL="0" distR="0" wp14:anchorId="5FA923D9" wp14:editId="4B8E3D74">
            <wp:extent cx="5943600" cy="53181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9-18 at 2.37.03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318125"/>
                    </a:xfrm>
                    <a:prstGeom prst="rect">
                      <a:avLst/>
                    </a:prstGeom>
                  </pic:spPr>
                </pic:pic>
              </a:graphicData>
            </a:graphic>
          </wp:inline>
        </w:drawing>
      </w:r>
    </w:p>
    <w:p w14:paraId="4E4A97FF" w14:textId="1019F1EA" w:rsidR="00152B80" w:rsidRDefault="00152B80" w:rsidP="000A60E3"/>
    <w:p w14:paraId="4E6269FC" w14:textId="38C9597B" w:rsidR="00152B80" w:rsidRDefault="00152B80" w:rsidP="000A60E3">
      <w:pPr>
        <w:rPr>
          <w:ins w:id="35" w:author="Emily McGinn" w:date="2019-09-19T09:36:00Z"/>
        </w:rPr>
      </w:pPr>
      <w:r>
        <w:t xml:space="preserve">It is important to add that all the items imported in a single CSV will be added to a single collection. There needs to be a separate CSV file for each of the items for the different collections. </w:t>
      </w:r>
    </w:p>
    <w:p w14:paraId="1F7A8360" w14:textId="3A0EBC7D" w:rsidR="0087241D" w:rsidRDefault="0087241D" w:rsidP="000A60E3">
      <w:pPr>
        <w:rPr>
          <w:ins w:id="36" w:author="Emily McGinn" w:date="2019-09-19T09:36:00Z"/>
        </w:rPr>
      </w:pPr>
    </w:p>
    <w:p w14:paraId="6261CD3E" w14:textId="234A3752" w:rsidR="0087241D" w:rsidRPr="007511A0" w:rsidRDefault="0087241D" w:rsidP="0087241D">
      <w:pPr>
        <w:jc w:val="center"/>
        <w:pPrChange w:id="37" w:author="Emily McGinn" w:date="2019-09-19T09:36:00Z">
          <w:pPr/>
        </w:pPrChange>
      </w:pPr>
      <w:bookmarkStart w:id="38" w:name="_GoBack"/>
      <w:ins w:id="39" w:author="Emily McGinn" w:date="2019-09-19T09:36:00Z">
        <w:r>
          <w:rPr>
            <w:noProof/>
          </w:rPr>
          <w:lastRenderedPageBreak/>
          <w:drawing>
            <wp:inline distT="0" distB="0" distL="0" distR="0" wp14:anchorId="7138FBB5" wp14:editId="0A03C1BC">
              <wp:extent cx="3956050" cy="3200400"/>
              <wp:effectExtent l="0" t="0" r="635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tadatamapping.JPG"/>
                      <pic:cNvPicPr/>
                    </pic:nvPicPr>
                    <pic:blipFill>
                      <a:blip r:embed="rId7">
                        <a:extLst>
                          <a:ext uri="{28A0092B-C50C-407E-A947-70E740481C1C}">
                            <a14:useLocalDpi xmlns:a14="http://schemas.microsoft.com/office/drawing/2010/main" val="0"/>
                          </a:ext>
                        </a:extLst>
                      </a:blip>
                      <a:stretch>
                        <a:fillRect/>
                      </a:stretch>
                    </pic:blipFill>
                    <pic:spPr>
                      <a:xfrm>
                        <a:off x="0" y="0"/>
                        <a:ext cx="3956050" cy="3200400"/>
                      </a:xfrm>
                      <a:prstGeom prst="rect">
                        <a:avLst/>
                      </a:prstGeom>
                    </pic:spPr>
                  </pic:pic>
                </a:graphicData>
              </a:graphic>
            </wp:inline>
          </w:drawing>
        </w:r>
      </w:ins>
      <w:bookmarkEnd w:id="38"/>
    </w:p>
    <w:sectPr w:rsidR="0087241D" w:rsidRPr="007511A0" w:rsidSect="000B5F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833321"/>
    <w:multiLevelType w:val="hybridMultilevel"/>
    <w:tmpl w:val="833862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D51673"/>
    <w:multiLevelType w:val="hybridMultilevel"/>
    <w:tmpl w:val="D0F878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A458FA"/>
    <w:multiLevelType w:val="hybridMultilevel"/>
    <w:tmpl w:val="CFAEF7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mily McGinn">
    <w15:presenceInfo w15:providerId="AD" w15:userId="S::mcginn@uga.edu::5e1e8fdb-0d03-49b2-ab4e-fbab3d8f42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D88"/>
    <w:rsid w:val="00091D75"/>
    <w:rsid w:val="00097C9C"/>
    <w:rsid w:val="000A60E3"/>
    <w:rsid w:val="000B5FD1"/>
    <w:rsid w:val="00152B80"/>
    <w:rsid w:val="00173445"/>
    <w:rsid w:val="002A3498"/>
    <w:rsid w:val="00406D88"/>
    <w:rsid w:val="004F368A"/>
    <w:rsid w:val="00511D6C"/>
    <w:rsid w:val="00531C47"/>
    <w:rsid w:val="00581244"/>
    <w:rsid w:val="005C44B7"/>
    <w:rsid w:val="006B6B2D"/>
    <w:rsid w:val="00702C2F"/>
    <w:rsid w:val="007511A0"/>
    <w:rsid w:val="0087241D"/>
    <w:rsid w:val="008D33DD"/>
    <w:rsid w:val="009E4025"/>
    <w:rsid w:val="009F533F"/>
    <w:rsid w:val="00A74BD1"/>
    <w:rsid w:val="00B167F4"/>
    <w:rsid w:val="00CF26DD"/>
    <w:rsid w:val="00D77221"/>
    <w:rsid w:val="00E24364"/>
    <w:rsid w:val="00E57302"/>
    <w:rsid w:val="00E613C6"/>
    <w:rsid w:val="00E91F9C"/>
    <w:rsid w:val="00F93389"/>
    <w:rsid w:val="00FB09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702FE"/>
  <w15:chartTrackingRefBased/>
  <w15:docId w15:val="{D53C5E2B-EAB2-254A-B305-E3A474C0D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6D88"/>
    <w:pPr>
      <w:ind w:left="720"/>
      <w:contextualSpacing/>
    </w:pPr>
  </w:style>
  <w:style w:type="character" w:styleId="Hyperlink">
    <w:name w:val="Hyperlink"/>
    <w:basedOn w:val="DefaultParagraphFont"/>
    <w:uiPriority w:val="99"/>
    <w:unhideWhenUsed/>
    <w:rsid w:val="000A60E3"/>
    <w:rPr>
      <w:color w:val="0563C1" w:themeColor="hyperlink"/>
      <w:u w:val="single"/>
    </w:rPr>
  </w:style>
  <w:style w:type="character" w:styleId="UnresolvedMention">
    <w:name w:val="Unresolved Mention"/>
    <w:basedOn w:val="DefaultParagraphFont"/>
    <w:uiPriority w:val="99"/>
    <w:semiHidden/>
    <w:unhideWhenUsed/>
    <w:rsid w:val="000A60E3"/>
    <w:rPr>
      <w:color w:val="605E5C"/>
      <w:shd w:val="clear" w:color="auto" w:fill="E1DFDD"/>
    </w:rPr>
  </w:style>
  <w:style w:type="paragraph" w:styleId="BalloonText">
    <w:name w:val="Balloon Text"/>
    <w:basedOn w:val="Normal"/>
    <w:link w:val="BalloonTextChar"/>
    <w:uiPriority w:val="99"/>
    <w:semiHidden/>
    <w:unhideWhenUsed/>
    <w:rsid w:val="00E91F9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1F9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3041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dlg.usg.edu/about/api" TargetMode="External"/><Relationship Id="rId10" Type="http://schemas.openxmlformats.org/officeDocument/2006/relationships/theme" Target="theme/theme1.xml"/><Relationship Id="rId4" Type="http://schemas.openxmlformats.org/officeDocument/2006/relationships/webSettings" Target="webSettings.xml"/><Relationship Id="rId9"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TotalTime>
  <Pages>4</Pages>
  <Words>610</Words>
  <Characters>3480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4082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Franklin Crumley</dc:creator>
  <cp:keywords/>
  <dc:description/>
  <cp:lastModifiedBy>Emily McGinn</cp:lastModifiedBy>
  <cp:revision>5</cp:revision>
  <dcterms:created xsi:type="dcterms:W3CDTF">2019-09-16T23:18:00Z</dcterms:created>
  <dcterms:modified xsi:type="dcterms:W3CDTF">2019-09-19T13:37:00Z</dcterms:modified>
  <cp:category/>
</cp:coreProperties>
</file>